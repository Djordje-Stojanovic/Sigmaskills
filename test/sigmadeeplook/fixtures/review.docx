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Quarterly review</w:t>
      </w:r>
    </w:p>
    <w:p>
      <w:r>
        <w:t xml:space="preserve">The plan keeps </w:t>
      </w:r>
      <w:ins w:id="1" w:author="Alice" w:date="2026-01-02T10:00:00Z">
        <w:r>
          <w:t>three new</w:t>
        </w:r>
      </w:ins>
      <w:del w:id="2" w:author="Alice" w:date="2026-01-02T10:01:00Z">
        <w:r>
          <w:delText>two old</w:delText>
        </w:r>
      </w:del>
      <w:r>
        <w:t xml:space="preserve"> milestones.</w:t>
      </w:r>
      <w:commentRangeStart w:id="0"/>
      <w:r>
        <w:t xml:space="preserve"> Budget is fixed.</w:t>
      </w:r>
      <w:commentRangeEnd w:id="0"/>
      <w:r>
        <w:commentReference w:id="0"/>
      </w:r>
      <w:r>
        <w:footnoteReference w:id="2"/>
      </w:r>
    </w:p>
  </w:body>
</w:document>
</file>

<file path=word/comments.xml><?xml version="1.0" encoding="utf-8"?>
<w:comments xmlns:w="http://schemas.openxmlformats.org/wordprocessingml/2006/main">
  <w:comment w:id="0" w:author="Bob" w:date="2026-01-03T09:00:00Z">
    <w:p>
      <w:r>
        <w:t>Check the budget number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>-</w:t>
      </w:r>
    </w:p>
  </w:footnote>
  <w:footnote w:id="2">
    <w:p>
      <w:r>
        <w:t>Footnote about sources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footnotes" Target="footnotes.xml"/></Relationships>
</file>